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BB4463" w14:textId="77777777" w:rsidR="000D7712" w:rsidRDefault="000D7712" w:rsidP="000D7712">
      <w:pPr>
        <w:spacing w:line="240" w:lineRule="auto"/>
        <w:rPr>
          <w:rFonts w:cstheme="minorHAnsi"/>
          <w:b/>
          <w:sz w:val="24"/>
          <w:szCs w:val="24"/>
        </w:rPr>
      </w:pPr>
      <w:r w:rsidRPr="00D179DE">
        <w:rPr>
          <w:rFonts w:cstheme="minorHAnsi"/>
          <w:b/>
          <w:sz w:val="24"/>
          <w:szCs w:val="24"/>
        </w:rPr>
        <w:t>LO SCENARIO ATTUALE E IL TERRITORIO</w:t>
      </w:r>
    </w:p>
    <w:p w14:paraId="533B7722" w14:textId="77777777" w:rsidR="000D7712" w:rsidRPr="009C3636" w:rsidRDefault="000D7712" w:rsidP="000D7712">
      <w:pPr>
        <w:spacing w:line="240" w:lineRule="auto"/>
        <w:rPr>
          <w:sz w:val="24"/>
          <w:szCs w:val="24"/>
        </w:rPr>
      </w:pPr>
      <w:r w:rsidRPr="009C3636">
        <w:rPr>
          <w:sz w:val="24"/>
          <w:szCs w:val="24"/>
        </w:rPr>
        <w:t>Il territorio di riferimento per la Fondazione è la provincia di Parma; pur essendo un contesto dalle caratteristiche peculiari e con punti di forza e debolezza specifici, per comprenderne le dinamiche più rilevanti risulta necessario inquadrarle all’interno di uno scenario più ampio.</w:t>
      </w:r>
    </w:p>
    <w:p w14:paraId="2B564625" w14:textId="77777777" w:rsidR="000D7712" w:rsidRPr="009C3636" w:rsidRDefault="000D7712" w:rsidP="000D7712">
      <w:pPr>
        <w:spacing w:line="240" w:lineRule="auto"/>
        <w:rPr>
          <w:sz w:val="24"/>
          <w:szCs w:val="24"/>
        </w:rPr>
      </w:pPr>
      <w:r w:rsidRPr="009C3636">
        <w:rPr>
          <w:sz w:val="24"/>
          <w:szCs w:val="24"/>
        </w:rPr>
        <w:t xml:space="preserve">La società italiana, infatti, da anni sta vivendo una fase di profondi cambiamenti, influenzati da fattori culturali, economici e tecnologici di natura globale, quali ad esempio l’invecchiamento della popolazione in tutti i Paesi economicamente avanzati, il cambiamento climatico e i suoi effetti anche sui fenomeni migratori, </w:t>
      </w:r>
      <w:ins w:id="0" w:author="Luisa Mimmi" w:date="2026-02-20T11:40:00Z">
        <w:r w:rsidR="00724782" w:rsidRPr="00724782">
          <w:rPr>
            <w:sz w:val="24"/>
            <w:szCs w:val="24"/>
          </w:rPr>
          <w:t>nonché la diffusione dell’intelligenza artificiale e i suoi effetti</w:t>
        </w:r>
        <w:r w:rsidR="00724782">
          <w:rPr>
            <w:sz w:val="24"/>
            <w:szCs w:val="24"/>
          </w:rPr>
          <w:t xml:space="preserve"> </w:t>
        </w:r>
      </w:ins>
      <w:del w:id="1" w:author="Luisa Mimmi" w:date="2026-02-20T11:40:00Z">
        <w:r w:rsidRPr="009C3636" w:rsidDel="00724782">
          <w:rPr>
            <w:sz w:val="24"/>
            <w:szCs w:val="24"/>
          </w:rPr>
          <w:delText>l’</w:delText>
        </w:r>
      </w:del>
      <w:del w:id="2" w:author="Luisa Mimmi" w:date="2026-02-20T11:37:00Z">
        <w:r w:rsidRPr="009C3636" w:rsidDel="00724782">
          <w:rPr>
            <w:sz w:val="24"/>
            <w:szCs w:val="24"/>
          </w:rPr>
          <w:delText>im</w:delText>
        </w:r>
      </w:del>
      <w:del w:id="3" w:author="Luisa Mimmi" w:date="2026-02-20T11:38:00Z">
        <w:r w:rsidRPr="009C3636" w:rsidDel="00724782">
          <w:rPr>
            <w:sz w:val="24"/>
            <w:szCs w:val="24"/>
          </w:rPr>
          <w:delText>patto della rivoluzione digitale</w:delText>
        </w:r>
      </w:del>
      <w:del w:id="4" w:author="Luisa Mimmi" w:date="2026-02-20T11:40:00Z">
        <w:r w:rsidRPr="009C3636" w:rsidDel="00724782">
          <w:rPr>
            <w:sz w:val="24"/>
            <w:szCs w:val="24"/>
          </w:rPr>
          <w:delText xml:space="preserve"> </w:delText>
        </w:r>
      </w:del>
      <w:r w:rsidRPr="009C3636">
        <w:rPr>
          <w:sz w:val="24"/>
          <w:szCs w:val="24"/>
        </w:rPr>
        <w:t>sia sull’economia globale, sia sulla vita delle persone.</w:t>
      </w:r>
    </w:p>
    <w:p w14:paraId="27CDB769" w14:textId="77777777" w:rsidR="000D7712" w:rsidRPr="009C3636" w:rsidRDefault="000D7712" w:rsidP="000D7712">
      <w:pPr>
        <w:spacing w:line="240" w:lineRule="auto"/>
        <w:rPr>
          <w:sz w:val="24"/>
          <w:szCs w:val="24"/>
        </w:rPr>
      </w:pPr>
      <w:r w:rsidRPr="009C3636">
        <w:rPr>
          <w:sz w:val="24"/>
          <w:szCs w:val="24"/>
        </w:rPr>
        <w:t>Essere consapevoli di queste trasformazioni rappresenta un primo passo per poter anticipare le sfide e cogliere le opportunità esistenti e future.</w:t>
      </w:r>
    </w:p>
    <w:p w14:paraId="1A01F2F1" w14:textId="77777777" w:rsidR="000D7712" w:rsidRPr="009C3636" w:rsidRDefault="000D7712" w:rsidP="000D7712">
      <w:pPr>
        <w:spacing w:line="240" w:lineRule="auto"/>
        <w:rPr>
          <w:b/>
          <w:sz w:val="24"/>
          <w:szCs w:val="24"/>
        </w:rPr>
      </w:pPr>
      <w:r w:rsidRPr="009C3636">
        <w:rPr>
          <w:b/>
          <w:sz w:val="24"/>
          <w:szCs w:val="24"/>
        </w:rPr>
        <w:t>I cambiamenti della società e gli impatti per il sistema di welfare</w:t>
      </w:r>
    </w:p>
    <w:p w14:paraId="57D1B914" w14:textId="3F9D643D" w:rsidR="000D7712" w:rsidRDefault="000D7712" w:rsidP="000D7712">
      <w:pPr>
        <w:spacing w:line="240" w:lineRule="auto"/>
        <w:jc w:val="both"/>
        <w:rPr>
          <w:sz w:val="24"/>
          <w:szCs w:val="24"/>
        </w:rPr>
      </w:pPr>
      <w:del w:id="5" w:author="Luisa Mimmi" w:date="2026-02-20T11:46:00Z">
        <w:r w:rsidRPr="009C3636" w:rsidDel="007275D8">
          <w:rPr>
            <w:sz w:val="24"/>
            <w:szCs w:val="24"/>
          </w:rPr>
          <w:delText xml:space="preserve">Contrariamente </w:delText>
        </w:r>
      </w:del>
      <w:ins w:id="6" w:author="Luisa Mimmi" w:date="2026-02-20T11:46:00Z">
        <w:r w:rsidR="007275D8">
          <w:rPr>
            <w:sz w:val="24"/>
            <w:szCs w:val="24"/>
          </w:rPr>
          <w:t>In leggera discontinuità col</w:t>
        </w:r>
      </w:ins>
      <w:del w:id="7" w:author="Luisa Mimmi" w:date="2026-02-20T11:46:00Z">
        <w:r w:rsidRPr="009C3636" w:rsidDel="007275D8">
          <w:rPr>
            <w:sz w:val="24"/>
            <w:szCs w:val="24"/>
          </w:rPr>
          <w:delText>al</w:delText>
        </w:r>
      </w:del>
      <w:r w:rsidRPr="009C3636">
        <w:rPr>
          <w:sz w:val="24"/>
          <w:szCs w:val="24"/>
        </w:rPr>
        <w:t xml:space="preserve"> dato nazionale, la provincia di Parma continua a crescere in termini di persone residenti, superando nel 2024 le 460.000 unità, di cui 202.000 nel Comune capoluogo. L’aumento della popolazione è dovuto principalmente al saldo migratorio positivo (</w:t>
      </w:r>
      <w:del w:id="8" w:author="Luisa Mimmi" w:date="2026-02-20T13:46:00Z">
        <w:r w:rsidRPr="009C3636" w:rsidDel="00EF0986">
          <w:rPr>
            <w:sz w:val="24"/>
            <w:szCs w:val="24"/>
          </w:rPr>
          <w:delText xml:space="preserve">sia </w:delText>
        </w:r>
      </w:del>
      <w:ins w:id="9" w:author="Luisa Mimmi" w:date="2026-02-20T13:46:00Z">
        <w:r w:rsidR="00D4551B">
          <w:rPr>
            <w:sz w:val="24"/>
            <w:szCs w:val="24"/>
          </w:rPr>
          <w:t>dovuto</w:t>
        </w:r>
      </w:ins>
      <w:ins w:id="10" w:author="Luisa Mimmi" w:date="2026-02-20T13:47:00Z">
        <w:r w:rsidR="00D4551B">
          <w:rPr>
            <w:sz w:val="24"/>
            <w:szCs w:val="24"/>
          </w:rPr>
          <w:t xml:space="preserve"> a</w:t>
        </w:r>
      </w:ins>
      <w:ins w:id="11" w:author="Luisa Mimmi" w:date="2026-02-20T13:46:00Z">
        <w:r w:rsidR="00D4551B">
          <w:rPr>
            <w:sz w:val="24"/>
            <w:szCs w:val="24"/>
          </w:rPr>
          <w:t xml:space="preserve"> </w:t>
        </w:r>
        <w:r w:rsidR="00EF0986">
          <w:rPr>
            <w:sz w:val="24"/>
            <w:szCs w:val="24"/>
          </w:rPr>
          <w:t xml:space="preserve">nuovi residenti sia </w:t>
        </w:r>
      </w:ins>
      <w:r w:rsidRPr="009C3636">
        <w:rPr>
          <w:sz w:val="24"/>
          <w:szCs w:val="24"/>
        </w:rPr>
        <w:t>italiani sia stranieri), dal momento che il saldo naturale ormai non è più positivo dal 1973. L’aumento della popolazione non è tuttavia omogeneo su tutto il territorio e, anzi, cala rispetto all’anno precedente in più di un terzo dei Comuni (quelli montani e, in parte, in quelli della bassa</w:t>
      </w:r>
      <w:r>
        <w:rPr>
          <w:sz w:val="24"/>
          <w:szCs w:val="24"/>
        </w:rPr>
        <w:t>).</w:t>
      </w:r>
    </w:p>
    <w:p w14:paraId="23B61094" w14:textId="77777777" w:rsidR="00817D33" w:rsidRDefault="000D7712" w:rsidP="000D7712">
      <w:pPr>
        <w:spacing w:line="240" w:lineRule="auto"/>
        <w:jc w:val="both"/>
        <w:rPr>
          <w:ins w:id="12" w:author="Luisa Mimmi" w:date="2026-02-20T13:03:00Z"/>
          <w:sz w:val="24"/>
          <w:szCs w:val="24"/>
        </w:rPr>
      </w:pPr>
      <w:r w:rsidRPr="009C3636">
        <w:rPr>
          <w:sz w:val="24"/>
          <w:szCs w:val="24"/>
        </w:rPr>
        <w:t>Il territorio accoglie una percentuale di residenti stranieri (</w:t>
      </w:r>
      <w:del w:id="13" w:author="Luisa Mimmi" w:date="2026-02-20T12:03:00Z">
        <w:r w:rsidRPr="009C3636" w:rsidDel="002D3AC0">
          <w:rPr>
            <w:sz w:val="24"/>
            <w:szCs w:val="24"/>
          </w:rPr>
          <w:delText>15</w:delText>
        </w:r>
      </w:del>
      <w:ins w:id="14" w:author="Luisa Mimmi" w:date="2026-02-20T12:03:00Z">
        <w:r w:rsidR="002D3AC0" w:rsidRPr="009C3636">
          <w:rPr>
            <w:sz w:val="24"/>
            <w:szCs w:val="24"/>
          </w:rPr>
          <w:t>1</w:t>
        </w:r>
        <w:r w:rsidR="002D3AC0">
          <w:rPr>
            <w:sz w:val="24"/>
            <w:szCs w:val="24"/>
          </w:rPr>
          <w:t>4</w:t>
        </w:r>
      </w:ins>
      <w:r w:rsidRPr="009C3636">
        <w:rPr>
          <w:sz w:val="24"/>
          <w:szCs w:val="24"/>
        </w:rPr>
        <w:t>,</w:t>
      </w:r>
      <w:del w:id="15" w:author="Luisa Mimmi" w:date="2026-02-20T12:03:00Z">
        <w:r w:rsidRPr="009C3636" w:rsidDel="002D3AC0">
          <w:rPr>
            <w:sz w:val="24"/>
            <w:szCs w:val="24"/>
          </w:rPr>
          <w:delText>4</w:delText>
        </w:r>
      </w:del>
      <w:ins w:id="16" w:author="Luisa Mimmi" w:date="2026-02-20T12:03:00Z">
        <w:r w:rsidR="002D3AC0">
          <w:rPr>
            <w:sz w:val="24"/>
            <w:szCs w:val="24"/>
          </w:rPr>
          <w:t>6</w:t>
        </w:r>
      </w:ins>
      <w:r w:rsidRPr="009C3636">
        <w:rPr>
          <w:sz w:val="24"/>
          <w:szCs w:val="24"/>
        </w:rPr>
        <w:t xml:space="preserve">%) più alta della media regionale, </w:t>
      </w:r>
      <w:r>
        <w:rPr>
          <w:sz w:val="24"/>
          <w:szCs w:val="24"/>
        </w:rPr>
        <w:t>di età media più giovane rispetto a quella italiana</w:t>
      </w:r>
      <w:r w:rsidRPr="009C3636">
        <w:rPr>
          <w:sz w:val="24"/>
          <w:szCs w:val="24"/>
        </w:rPr>
        <w:t xml:space="preserve">. </w:t>
      </w:r>
    </w:p>
    <w:p w14:paraId="1AA6CF37" w14:textId="77777777" w:rsidR="002D3AC0" w:rsidRDefault="00817D33" w:rsidP="000D7712">
      <w:pPr>
        <w:spacing w:line="240" w:lineRule="auto"/>
        <w:jc w:val="both"/>
        <w:rPr>
          <w:ins w:id="17" w:author="Luisa Mimmi" w:date="2026-02-20T13:03:00Z"/>
          <w:sz w:val="24"/>
          <w:szCs w:val="24"/>
        </w:rPr>
      </w:pPr>
      <w:commentRangeStart w:id="18"/>
      <w:ins w:id="19" w:author="Luisa Mimmi" w:date="2026-02-20T13:02:00Z">
        <w:r>
          <w:rPr>
            <w:noProof/>
          </w:rPr>
          <w:drawing>
            <wp:inline distT="0" distB="0" distL="0" distR="0" wp14:anchorId="312D5A37" wp14:editId="33EAAE3F">
              <wp:extent cx="4392930" cy="4181898"/>
              <wp:effectExtent l="0" t="0" r="1270" b="0"/>
              <wp:docPr id="944748527" name="Immagin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7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4462201" cy="424784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ins>
      <w:commentRangeEnd w:id="18"/>
      <w:ins w:id="20" w:author="Luisa Mimmi" w:date="2026-02-20T13:48:00Z">
        <w:r w:rsidR="00D4551B">
          <w:rPr>
            <w:rStyle w:val="Rimandocommento"/>
          </w:rPr>
          <w:commentReference w:id="18"/>
        </w:r>
      </w:ins>
    </w:p>
    <w:p w14:paraId="0C683578" w14:textId="77777777" w:rsidR="00817D33" w:rsidRDefault="00817D33" w:rsidP="00817D33">
      <w:pPr>
        <w:spacing w:line="240" w:lineRule="auto"/>
        <w:jc w:val="both"/>
        <w:rPr>
          <w:sz w:val="24"/>
          <w:szCs w:val="24"/>
        </w:rPr>
      </w:pPr>
      <w:r w:rsidRPr="009C3636">
        <w:rPr>
          <w:sz w:val="24"/>
          <w:szCs w:val="24"/>
        </w:rPr>
        <w:lastRenderedPageBreak/>
        <w:t>La crescita della popolazione straniera avvenuta negli ultimi anni tuttavia non riesce a compensare l’invecchiamento complessivo della popolazione, dovuto sia all’aumento dell’aspettativa di vita (alla nascita 84,3 anni), sia alla riduzione del tasso di natalità (con una riduzione del 4,6% nel 2024 rispetto all’anno precedente), quest’ultimo conseguente non solo alla bassa propensione ad avere figli per cause economiche e culturali ma anche al calo strutturale del numero di donne in età fertile (il fenomeno della cosiddetta “trappola demografica”).</w:t>
      </w:r>
    </w:p>
    <w:p w14:paraId="3B3E72EB" w14:textId="2229D68B" w:rsidR="000D7712" w:rsidRDefault="000D7712" w:rsidP="000D7712">
      <w:pPr>
        <w:spacing w:line="240" w:lineRule="auto"/>
        <w:jc w:val="both"/>
        <w:rPr>
          <w:sz w:val="24"/>
          <w:szCs w:val="24"/>
        </w:rPr>
      </w:pPr>
      <w:r w:rsidRPr="009C3636">
        <w:rPr>
          <w:sz w:val="24"/>
          <w:szCs w:val="24"/>
        </w:rPr>
        <w:t>Anche l’invecchiamento della popolazione (</w:t>
      </w:r>
      <w:ins w:id="21" w:author="Luisa Mimmi" w:date="2026-02-20T12:23:00Z">
        <w:r w:rsidR="002D3AC0">
          <w:rPr>
            <w:sz w:val="24"/>
            <w:szCs w:val="24"/>
          </w:rPr>
          <w:t>gli</w:t>
        </w:r>
        <w:r w:rsidR="007F76E3">
          <w:rPr>
            <w:sz w:val="24"/>
            <w:szCs w:val="24"/>
          </w:rPr>
          <w:t xml:space="preserve"> over 65 rappresenta</w:t>
        </w:r>
      </w:ins>
      <w:ins w:id="22" w:author="Luisa Mimmi" w:date="2026-02-20T13:49:00Z">
        <w:r w:rsidR="00DE01E5">
          <w:rPr>
            <w:sz w:val="24"/>
            <w:szCs w:val="24"/>
          </w:rPr>
          <w:t>va</w:t>
        </w:r>
      </w:ins>
      <w:ins w:id="23" w:author="Luisa Mimmi" w:date="2026-02-20T12:23:00Z">
        <w:r w:rsidR="007F76E3">
          <w:rPr>
            <w:sz w:val="24"/>
            <w:szCs w:val="24"/>
          </w:rPr>
          <w:t xml:space="preserve">no </w:t>
        </w:r>
      </w:ins>
      <w:del w:id="24" w:author="Luisa Mimmi" w:date="2026-02-20T12:23:00Z">
        <w:r w:rsidRPr="009C3636" w:rsidDel="007F76E3">
          <w:rPr>
            <w:sz w:val="24"/>
            <w:szCs w:val="24"/>
          </w:rPr>
          <w:delText>che raggiunge n</w:delText>
        </w:r>
      </w:del>
      <w:r w:rsidR="007F76E3">
        <w:rPr>
          <w:sz w:val="24"/>
          <w:szCs w:val="24"/>
        </w:rPr>
        <w:t>n</w:t>
      </w:r>
      <w:r w:rsidRPr="009C3636">
        <w:rPr>
          <w:sz w:val="24"/>
          <w:szCs w:val="24"/>
        </w:rPr>
        <w:t xml:space="preserve">el 2024 il </w:t>
      </w:r>
      <w:ins w:id="25" w:author="Luisa Mimmi" w:date="2026-02-20T12:30:00Z">
        <w:r w:rsidR="007F76E3">
          <w:rPr>
            <w:sz w:val="24"/>
            <w:szCs w:val="24"/>
          </w:rPr>
          <w:t>23,5</w:t>
        </w:r>
      </w:ins>
      <w:r w:rsidRPr="00681685">
        <w:rPr>
          <w:sz w:val="24"/>
          <w:szCs w:val="24"/>
          <w:highlight w:val="yellow"/>
        </w:rPr>
        <w:t>%,</w:t>
      </w:r>
      <w:r w:rsidRPr="009C3636">
        <w:rPr>
          <w:sz w:val="24"/>
          <w:szCs w:val="24"/>
        </w:rPr>
        <w:t xml:space="preserve"> un dato comunque più basso rispetto alla media nazionale e a quella regionale), tuttavia, non è un fenomeno geograficamente neutro, ma colpisce soprattutto le aree periferiche. Uno degli indicatori “spia” di potenziale fragilità sociale è rappresentato dalla popolazione over 65 che vive in famiglie unipersonali, un fenomeno che raggiunge </w:t>
      </w:r>
      <w:del w:id="26" w:author="Luisa Mimmi" w:date="2026-02-20T13:12:00Z">
        <w:r w:rsidRPr="009C3636" w:rsidDel="002A2C9C">
          <w:rPr>
            <w:sz w:val="24"/>
            <w:szCs w:val="24"/>
          </w:rPr>
          <w:delText xml:space="preserve">risultati </w:delText>
        </w:r>
      </w:del>
      <w:ins w:id="27" w:author="Luisa Mimmi" w:date="2026-02-20T13:12:00Z">
        <w:r w:rsidR="002A2C9C">
          <w:rPr>
            <w:sz w:val="24"/>
            <w:szCs w:val="24"/>
          </w:rPr>
          <w:t>un</w:t>
        </w:r>
      </w:ins>
      <w:ins w:id="28" w:author="Luisa Mimmi" w:date="2026-02-20T13:13:00Z">
        <w:r w:rsidR="002A2C9C" w:rsidRPr="002A2C9C">
          <w:rPr>
            <w:sz w:val="24"/>
            <w:szCs w:val="24"/>
            <w:rPrChange w:id="29" w:author="Luisa Mimmi" w:date="2026-02-20T13:13:00Z">
              <w:rPr>
                <w:sz w:val="24"/>
                <w:szCs w:val="24"/>
                <w:lang w:val="en-US"/>
              </w:rPr>
            </w:rPrChange>
          </w:rPr>
          <w:t>’i</w:t>
        </w:r>
        <w:r w:rsidR="002A2C9C">
          <w:rPr>
            <w:sz w:val="24"/>
            <w:szCs w:val="24"/>
          </w:rPr>
          <w:t>ncidenza</w:t>
        </w:r>
      </w:ins>
      <w:ins w:id="30" w:author="Luisa Mimmi" w:date="2026-02-20T13:12:00Z">
        <w:r w:rsidR="002A2C9C" w:rsidRPr="009C3636">
          <w:rPr>
            <w:sz w:val="24"/>
            <w:szCs w:val="24"/>
          </w:rPr>
          <w:t xml:space="preserve"> </w:t>
        </w:r>
      </w:ins>
      <w:r w:rsidRPr="009C3636">
        <w:rPr>
          <w:sz w:val="24"/>
          <w:szCs w:val="24"/>
        </w:rPr>
        <w:t>molto preoccupant</w:t>
      </w:r>
      <w:r w:rsidR="002A2C9C">
        <w:rPr>
          <w:sz w:val="24"/>
          <w:szCs w:val="24"/>
        </w:rPr>
        <w:t>e</w:t>
      </w:r>
      <w:r w:rsidRPr="009C3636">
        <w:rPr>
          <w:sz w:val="24"/>
          <w:szCs w:val="24"/>
        </w:rPr>
        <w:t xml:space="preserve"> in tutto il nostro territorio montano, con punte che toccano quasi il 50%.</w:t>
      </w:r>
    </w:p>
    <w:p w14:paraId="49C41DFB" w14:textId="4B3B10F6" w:rsidR="00D34882" w:rsidRPr="009C3636" w:rsidRDefault="00817D33" w:rsidP="000D7712">
      <w:pPr>
        <w:spacing w:line="240" w:lineRule="auto"/>
        <w:jc w:val="both"/>
        <w:rPr>
          <w:ins w:id="31" w:author="Luisa Mimmi" w:date="2026-02-20T13:05:00Z"/>
          <w:sz w:val="24"/>
          <w:szCs w:val="24"/>
        </w:rPr>
      </w:pPr>
      <w:r>
        <w:rPr>
          <w:noProof/>
        </w:rPr>
        <w:drawing>
          <wp:inline distT="0" distB="0" distL="0" distR="0" wp14:anchorId="419DFFAD" wp14:editId="65666EEE">
            <wp:extent cx="6120130" cy="4368165"/>
            <wp:effectExtent l="0" t="0" r="1270" b="635"/>
            <wp:docPr id="1377957304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68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BEF516" w14:textId="77777777" w:rsidR="000D7712" w:rsidRPr="009C3636" w:rsidRDefault="000D7712" w:rsidP="000D7712">
      <w:pPr>
        <w:spacing w:line="240" w:lineRule="auto"/>
        <w:jc w:val="both"/>
        <w:rPr>
          <w:sz w:val="24"/>
          <w:szCs w:val="24"/>
        </w:rPr>
      </w:pPr>
      <w:r w:rsidRPr="009C3636">
        <w:rPr>
          <w:sz w:val="24"/>
          <w:szCs w:val="24"/>
        </w:rPr>
        <w:t xml:space="preserve">Grazie alla presenza di numerose imprese leader nei settori del </w:t>
      </w:r>
      <w:r w:rsidRPr="009C3636">
        <w:rPr>
          <w:i/>
          <w:sz w:val="24"/>
          <w:szCs w:val="24"/>
        </w:rPr>
        <w:t xml:space="preserve">food e </w:t>
      </w:r>
      <w:r w:rsidRPr="009C3636">
        <w:rPr>
          <w:sz w:val="24"/>
          <w:szCs w:val="24"/>
        </w:rPr>
        <w:t>dell’</w:t>
      </w:r>
      <w:r w:rsidRPr="009C3636">
        <w:rPr>
          <w:i/>
          <w:sz w:val="24"/>
          <w:szCs w:val="24"/>
        </w:rPr>
        <w:t>auto motive</w:t>
      </w:r>
      <w:r w:rsidRPr="009C3636">
        <w:rPr>
          <w:sz w:val="24"/>
          <w:szCs w:val="24"/>
        </w:rPr>
        <w:t>, Parma e la sua provincia sono un territorio economicamente ricco e che attrae lavoratori da altre province italiane e dall’estero: il tasso di occupazione complessivo (che si mantiene intorno al 75% dal 2018), così come il reddito medio pro capite e la retribuzione media annua dei lavoratori dipendenti risultano infatti superiori sia alla media nazionale sia a quella regionale.</w:t>
      </w:r>
    </w:p>
    <w:p w14:paraId="4FCD0ABC" w14:textId="77777777" w:rsidR="000D7712" w:rsidRPr="00FA736E" w:rsidRDefault="000D7712" w:rsidP="000D7712">
      <w:pPr>
        <w:spacing w:line="240" w:lineRule="auto"/>
        <w:rPr>
          <w:sz w:val="24"/>
          <w:szCs w:val="24"/>
        </w:rPr>
      </w:pPr>
      <w:r w:rsidRPr="00FA736E">
        <w:rPr>
          <w:sz w:val="24"/>
          <w:szCs w:val="24"/>
        </w:rPr>
        <w:t xml:space="preserve">Il dato del reddito medio nasconde in realtà differenze importanti: vi sono diseguaglianze di reddito significative sia tra generazioni (giovani famiglie più povere di famiglie meno giovani) sia tra aree geografiche (aree interne più depresse rispetto alle aree urbane). </w:t>
      </w:r>
    </w:p>
    <w:p w14:paraId="08219B8D" w14:textId="77777777" w:rsidR="000D7712" w:rsidRPr="00C379FA" w:rsidRDefault="000D7712" w:rsidP="000D7712">
      <w:pPr>
        <w:spacing w:line="240" w:lineRule="auto"/>
        <w:jc w:val="both"/>
        <w:rPr>
          <w:sz w:val="24"/>
          <w:szCs w:val="24"/>
        </w:rPr>
      </w:pPr>
      <w:r w:rsidRPr="00C379FA">
        <w:rPr>
          <w:sz w:val="24"/>
          <w:szCs w:val="24"/>
        </w:rPr>
        <w:lastRenderedPageBreak/>
        <w:t xml:space="preserve">E soprattutto, dal 2019 si è assistito ad un importante aumento della povertà. Nel 2024 si stima la presenza di 41.700 persone e 8.500 famiglie in povertà relativa. Inoltre, </w:t>
      </w:r>
      <w:del w:id="32" w:author="Luisa Mimmi" w:date="2026-02-20T13:08:00Z">
        <w:r w:rsidRPr="00C379FA" w:rsidDel="002A2C9C">
          <w:rPr>
            <w:sz w:val="24"/>
            <w:szCs w:val="24"/>
          </w:rPr>
          <w:delText>un fenomeno di preponderante preoccupazione è</w:delText>
        </w:r>
      </w:del>
      <w:ins w:id="33" w:author="Luisa Mimmi" w:date="2026-02-20T13:08:00Z">
        <w:r w:rsidR="002A2C9C">
          <w:rPr>
            <w:sz w:val="24"/>
            <w:szCs w:val="24"/>
          </w:rPr>
          <w:t>oltre all’incremento del fenomen</w:t>
        </w:r>
      </w:ins>
      <w:ins w:id="34" w:author="Luisa Mimmi" w:date="2026-02-20T13:09:00Z">
        <w:r w:rsidR="002A2C9C">
          <w:rPr>
            <w:sz w:val="24"/>
            <w:szCs w:val="24"/>
          </w:rPr>
          <w:t xml:space="preserve">o, </w:t>
        </w:r>
      </w:ins>
      <w:ins w:id="35" w:author="Luisa Mimmi" w:date="2026-02-20T13:13:00Z">
        <w:r w:rsidR="002A2C9C">
          <w:rPr>
            <w:sz w:val="24"/>
            <w:szCs w:val="24"/>
          </w:rPr>
          <w:t xml:space="preserve">si </w:t>
        </w:r>
      </w:ins>
      <w:ins w:id="36" w:author="Luisa Mimmi" w:date="2026-02-20T13:14:00Z">
        <w:r w:rsidR="002A2C9C">
          <w:rPr>
            <w:sz w:val="24"/>
            <w:szCs w:val="24"/>
          </w:rPr>
          <w:t>registra</w:t>
        </w:r>
      </w:ins>
      <w:del w:id="37" w:author="Luisa Mimmi" w:date="2026-02-20T13:09:00Z">
        <w:r w:rsidRPr="00C379FA" w:rsidDel="002A2C9C">
          <w:rPr>
            <w:sz w:val="24"/>
            <w:szCs w:val="24"/>
          </w:rPr>
          <w:delText xml:space="preserve"> l’incremento e </w:delText>
        </w:r>
      </w:del>
      <w:ins w:id="38" w:author="Luisa Mimmi" w:date="2026-02-20T13:09:00Z">
        <w:r w:rsidR="002A2C9C">
          <w:rPr>
            <w:sz w:val="24"/>
            <w:szCs w:val="24"/>
          </w:rPr>
          <w:t xml:space="preserve"> </w:t>
        </w:r>
      </w:ins>
      <w:r w:rsidRPr="00C379FA">
        <w:rPr>
          <w:sz w:val="24"/>
          <w:szCs w:val="24"/>
        </w:rPr>
        <w:t>la diversificazione delle povertà – non solo economica, ma lavorativa, educativa, alimentare, sanitaria, abitativa – alimentate da diseguaglianze che a loro volta determinano una difficoltà, se non un’impossibilità, nell’accesso ai servizi di welfare.</w:t>
      </w:r>
    </w:p>
    <w:p w14:paraId="0C592E1E" w14:textId="77777777" w:rsidR="000D7712" w:rsidRPr="009C3636" w:rsidRDefault="000D7712" w:rsidP="000D7712">
      <w:pPr>
        <w:spacing w:line="240" w:lineRule="auto"/>
        <w:rPr>
          <w:sz w:val="24"/>
          <w:szCs w:val="24"/>
        </w:rPr>
      </w:pPr>
      <w:r w:rsidRPr="00C379FA">
        <w:rPr>
          <w:sz w:val="24"/>
          <w:szCs w:val="24"/>
        </w:rPr>
        <w:t>L’invecchiamento della popolazione e la diminuzione del numero medio dei componenti delle famiglie, così come l’aumento e la diversificazione delle povertà, si confermano essere dei fenomeni che incideranno sempre di più sul welfare del futuro, mettendo a dura prova la capacità</w:t>
      </w:r>
      <w:r w:rsidRPr="009C3636">
        <w:rPr>
          <w:sz w:val="24"/>
          <w:szCs w:val="24"/>
        </w:rPr>
        <w:t xml:space="preserve"> del sistema di soddisfare i bisogni della popolazione.</w:t>
      </w:r>
    </w:p>
    <w:p w14:paraId="544AE9B9" w14:textId="77777777" w:rsidR="000D7712" w:rsidRPr="009C3636" w:rsidRDefault="000D7712" w:rsidP="000D7712">
      <w:pPr>
        <w:spacing w:line="240" w:lineRule="auto"/>
        <w:rPr>
          <w:b/>
          <w:sz w:val="24"/>
          <w:szCs w:val="24"/>
        </w:rPr>
      </w:pPr>
      <w:r w:rsidRPr="009C3636">
        <w:rPr>
          <w:b/>
          <w:sz w:val="24"/>
          <w:szCs w:val="24"/>
        </w:rPr>
        <w:t>I cambiamenti del territorio e dell’ambiente</w:t>
      </w:r>
    </w:p>
    <w:p w14:paraId="58F53A38" w14:textId="77777777" w:rsidR="003A5C6B" w:rsidRDefault="000D7712" w:rsidP="000D7712">
      <w:pPr>
        <w:spacing w:line="240" w:lineRule="auto"/>
        <w:rPr>
          <w:ins w:id="39" w:author="Luisa Mimmi" w:date="2026-02-20T12:52:00Z"/>
          <w:sz w:val="24"/>
          <w:szCs w:val="24"/>
        </w:rPr>
      </w:pPr>
      <w:r w:rsidRPr="009C3636">
        <w:rPr>
          <w:sz w:val="24"/>
          <w:szCs w:val="24"/>
        </w:rPr>
        <w:t>La provincia di Parma possiede importanti risorse al servizio della collettività, a partire dalla maggiore presenza di biblioteche (106), istituzioni museali (77) e strutture sportive rispetto al dato nazionale, fino ad arrivare alla disponibilità di verde urbano (87,8 mq/abitante, quasi il triplo del dato nazionale)</w:t>
      </w:r>
      <w:ins w:id="40" w:author="Luisa Mimmi" w:date="2026-02-20T12:40:00Z">
        <w:r w:rsidR="00381BE3">
          <w:rPr>
            <w:sz w:val="24"/>
            <w:szCs w:val="24"/>
          </w:rPr>
          <w:t xml:space="preserve">. </w:t>
        </w:r>
      </w:ins>
    </w:p>
    <w:p w14:paraId="52C75248" w14:textId="77777777" w:rsidR="003A5C6B" w:rsidRDefault="00DE6821" w:rsidP="000D7712">
      <w:pPr>
        <w:spacing w:line="240" w:lineRule="auto"/>
        <w:rPr>
          <w:ins w:id="41" w:author="Luisa Mimmi" w:date="2026-02-20T12:52:00Z"/>
          <w:sz w:val="24"/>
          <w:szCs w:val="24"/>
        </w:rPr>
      </w:pPr>
      <w:ins w:id="42" w:author="Luisa Mimmi" w:date="2026-02-20T12:57:00Z">
        <w:r w:rsidRPr="00DE6821">
          <w:rPr>
            <w:sz w:val="24"/>
            <w:szCs w:val="24"/>
          </w:rPr>
          <w:drawing>
            <wp:inline distT="0" distB="0" distL="0" distR="0" wp14:anchorId="25BA8D8F" wp14:editId="00D56C69">
              <wp:extent cx="6168452" cy="3315639"/>
              <wp:effectExtent l="0" t="0" r="3810" b="0"/>
              <wp:docPr id="1422201469" name="Immagin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422201469" name=""/>
                      <pic:cNvPicPr/>
                    </pic:nvPicPr>
                    <pic:blipFill rotWithShape="1">
                      <a:blip r:embed="rId13"/>
                      <a:srcRect l="14075" r="13571" b="54878"/>
                      <a:stretch/>
                    </pic:blipFill>
                    <pic:spPr bwMode="auto">
                      <a:xfrm>
                        <a:off x="0" y="0"/>
                        <a:ext cx="6200279" cy="3332747"/>
                      </a:xfrm>
                      <a:prstGeom prst="rect">
                        <a:avLst/>
                      </a:prstGeom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</wp:inline>
          </w:drawing>
        </w:r>
      </w:ins>
    </w:p>
    <w:p w14:paraId="43AC6920" w14:textId="77777777" w:rsidR="000D7712" w:rsidRDefault="00381BE3" w:rsidP="000D7712">
      <w:pPr>
        <w:spacing w:line="240" w:lineRule="auto"/>
        <w:rPr>
          <w:ins w:id="43" w:author="Luisa Mimmi" w:date="2026-02-20T12:35:00Z"/>
          <w:sz w:val="24"/>
          <w:szCs w:val="24"/>
        </w:rPr>
      </w:pPr>
      <w:ins w:id="44" w:author="Luisa Mimmi" w:date="2026-02-20T12:40:00Z">
        <w:r>
          <w:rPr>
            <w:sz w:val="24"/>
            <w:szCs w:val="24"/>
          </w:rPr>
          <w:t xml:space="preserve">In </w:t>
        </w:r>
      </w:ins>
      <w:del w:id="45" w:author="Luisa Mimmi" w:date="2026-02-20T12:40:00Z">
        <w:r w:rsidR="000D7712" w:rsidRPr="009C3636" w:rsidDel="00381BE3">
          <w:rPr>
            <w:sz w:val="24"/>
            <w:szCs w:val="24"/>
          </w:rPr>
          <w:delText>, anche se</w:delText>
        </w:r>
      </w:del>
      <w:del w:id="46" w:author="Luisa Mimmi" w:date="2026-02-20T12:33:00Z">
        <w:r w:rsidR="000D7712" w:rsidRPr="009C3636" w:rsidDel="007F76E3">
          <w:rPr>
            <w:sz w:val="24"/>
            <w:szCs w:val="24"/>
          </w:rPr>
          <w:delText xml:space="preserve"> sconta</w:delText>
        </w:r>
      </w:del>
      <w:del w:id="47" w:author="Luisa Mimmi" w:date="2026-02-20T12:40:00Z">
        <w:r w:rsidR="000D7712" w:rsidRPr="009C3636" w:rsidDel="00381BE3">
          <w:rPr>
            <w:sz w:val="24"/>
            <w:szCs w:val="24"/>
          </w:rPr>
          <w:delText xml:space="preserve">, in </w:delText>
        </w:r>
      </w:del>
      <w:r w:rsidR="000D7712" w:rsidRPr="009C3636">
        <w:rPr>
          <w:sz w:val="24"/>
          <w:szCs w:val="24"/>
        </w:rPr>
        <w:t xml:space="preserve">ambito ambientale, sconta </w:t>
      </w:r>
      <w:ins w:id="48" w:author="Luisa Mimmi" w:date="2026-02-20T12:40:00Z">
        <w:r>
          <w:rPr>
            <w:sz w:val="24"/>
            <w:szCs w:val="24"/>
          </w:rPr>
          <w:t xml:space="preserve">invece </w:t>
        </w:r>
      </w:ins>
      <w:r w:rsidR="000D7712" w:rsidRPr="009C3636">
        <w:rPr>
          <w:sz w:val="24"/>
          <w:szCs w:val="24"/>
        </w:rPr>
        <w:t xml:space="preserve">una peggiore qualità dell’aria (concentrazione media annua di PM10 pari a </w:t>
      </w:r>
      <w:ins w:id="49" w:author="Luisa Mimmi" w:date="2026-02-20T12:39:00Z">
        <w:r>
          <w:rPr>
            <w:sz w:val="24"/>
            <w:szCs w:val="24"/>
          </w:rPr>
          <w:t>~</w:t>
        </w:r>
      </w:ins>
      <w:del w:id="50" w:author="Luisa Mimmi" w:date="2026-02-20T12:39:00Z">
        <w:r w:rsidR="000D7712" w:rsidRPr="009C3636" w:rsidDel="00381BE3">
          <w:rPr>
            <w:sz w:val="24"/>
            <w:szCs w:val="24"/>
          </w:rPr>
          <w:delText>15</w:delText>
        </w:r>
      </w:del>
      <w:ins w:id="51" w:author="Luisa Mimmi" w:date="2026-02-20T12:39:00Z">
        <w:r>
          <w:rPr>
            <w:sz w:val="24"/>
            <w:szCs w:val="24"/>
          </w:rPr>
          <w:t>25</w:t>
        </w:r>
        <w:r w:rsidRPr="00381BE3">
          <w:rPr>
            <w:sz w:val="24"/>
            <w:szCs w:val="24"/>
          </w:rPr>
          <w:t xml:space="preserve"> </w:t>
        </w:r>
      </w:ins>
      <w:ins w:id="52" w:author="Luisa Mimmi" w:date="2026-02-20T12:38:00Z">
        <w:r w:rsidRPr="009C3636">
          <w:rPr>
            <w:sz w:val="24"/>
            <w:szCs w:val="24"/>
          </w:rPr>
          <w:t>mg/mc</w:t>
        </w:r>
      </w:ins>
      <w:r w:rsidR="000D7712" w:rsidRPr="009C3636">
        <w:rPr>
          <w:sz w:val="24"/>
          <w:szCs w:val="24"/>
        </w:rPr>
        <w:t xml:space="preserve"> e di PM2.5 pari a </w:t>
      </w:r>
      <w:ins w:id="53" w:author="Luisa Mimmi" w:date="2026-02-20T12:39:00Z">
        <w:r>
          <w:rPr>
            <w:sz w:val="24"/>
            <w:szCs w:val="24"/>
          </w:rPr>
          <w:t>~</w:t>
        </w:r>
      </w:ins>
      <w:del w:id="54" w:author="Luisa Mimmi" w:date="2026-02-20T12:48:00Z">
        <w:r w:rsidR="000D7712" w:rsidRPr="009C3636" w:rsidDel="003A5C6B">
          <w:rPr>
            <w:sz w:val="24"/>
            <w:szCs w:val="24"/>
          </w:rPr>
          <w:delText xml:space="preserve">15 </w:delText>
        </w:r>
      </w:del>
      <w:ins w:id="55" w:author="Luisa Mimmi" w:date="2026-02-20T12:48:00Z">
        <w:r w:rsidR="003A5C6B">
          <w:rPr>
            <w:sz w:val="24"/>
            <w:szCs w:val="24"/>
          </w:rPr>
          <w:t>15</w:t>
        </w:r>
        <w:r w:rsidR="003A5C6B" w:rsidRPr="009C3636">
          <w:rPr>
            <w:sz w:val="24"/>
            <w:szCs w:val="24"/>
          </w:rPr>
          <w:t xml:space="preserve"> </w:t>
        </w:r>
      </w:ins>
      <w:r w:rsidR="000D7712" w:rsidRPr="009C3636">
        <w:rPr>
          <w:sz w:val="24"/>
          <w:szCs w:val="24"/>
        </w:rPr>
        <w:t>mg/mc)</w:t>
      </w:r>
      <w:ins w:id="56" w:author="Luisa Mimmi" w:date="2026-02-20T13:15:00Z">
        <w:r w:rsidR="002A2C9C">
          <w:rPr>
            <w:rStyle w:val="Rimandonotaapidipagina"/>
            <w:sz w:val="24"/>
            <w:szCs w:val="24"/>
          </w:rPr>
          <w:footnoteReference w:id="1"/>
        </w:r>
      </w:ins>
      <w:r w:rsidR="000D7712" w:rsidRPr="009C3636">
        <w:rPr>
          <w:sz w:val="24"/>
          <w:szCs w:val="24"/>
        </w:rPr>
        <w:t xml:space="preserve">, a causa della posizione geografica, oltre che minori </w:t>
      </w:r>
      <w:r w:rsidR="000D7712" w:rsidRPr="009C3636">
        <w:rPr>
          <w:i/>
          <w:sz w:val="24"/>
          <w:szCs w:val="24"/>
        </w:rPr>
        <w:t>performance</w:t>
      </w:r>
      <w:r w:rsidR="000D7712" w:rsidRPr="009C3636">
        <w:rPr>
          <w:sz w:val="24"/>
          <w:szCs w:val="24"/>
        </w:rPr>
        <w:t xml:space="preserve"> in termini di rifiuti urbani prodotti (596 kg annui/abitante) ed energia elettrica prodotta da fonti rinnovabili (16,9%) rispetto alla media nazionale.</w:t>
      </w:r>
    </w:p>
    <w:p w14:paraId="51CC4A32" w14:textId="66BB3573" w:rsidR="00817D33" w:rsidRPr="009C3636" w:rsidRDefault="00DE6821" w:rsidP="000D7712">
      <w:pPr>
        <w:spacing w:line="240" w:lineRule="auto"/>
        <w:rPr>
          <w:ins w:id="63" w:author="Luisa Mimmi" w:date="2026-02-20T12:58:00Z"/>
          <w:sz w:val="24"/>
          <w:szCs w:val="24"/>
        </w:rPr>
      </w:pPr>
      <w:ins w:id="64" w:author="Luisa Mimmi" w:date="2026-02-20T12:57:00Z">
        <w:r w:rsidRPr="00DE6821">
          <w:rPr>
            <w:sz w:val="24"/>
            <w:szCs w:val="24"/>
          </w:rPr>
          <w:lastRenderedPageBreak/>
          <w:t xml:space="preserve"> </w:t>
        </w:r>
      </w:ins>
      <w:ins w:id="65" w:author="Luisa Mimmi" w:date="2026-02-20T12:55:00Z">
        <w:r w:rsidRPr="00DE6821">
          <w:rPr>
            <w:sz w:val="24"/>
            <w:szCs w:val="24"/>
          </w:rPr>
          <w:drawing>
            <wp:inline distT="0" distB="0" distL="0" distR="0" wp14:anchorId="2E2EE8AC" wp14:editId="58A0C794">
              <wp:extent cx="6037436" cy="2345960"/>
              <wp:effectExtent l="0" t="0" r="0" b="3810"/>
              <wp:docPr id="2047308176" name="Immagin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047308176" name=""/>
                      <pic:cNvPicPr/>
                    </pic:nvPicPr>
                    <pic:blipFill rotWithShape="1">
                      <a:blip r:embed="rId14"/>
                      <a:srcRect l="2841" r="2790" b="57457"/>
                      <a:stretch/>
                    </pic:blipFill>
                    <pic:spPr bwMode="auto">
                      <a:xfrm>
                        <a:off x="0" y="0"/>
                        <a:ext cx="6075938" cy="2360921"/>
                      </a:xfrm>
                      <a:prstGeom prst="rect">
                        <a:avLst/>
                      </a:prstGeom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</wp:inline>
          </w:drawing>
        </w:r>
      </w:ins>
    </w:p>
    <w:p w14:paraId="25473C67" w14:textId="77777777" w:rsidR="000D7712" w:rsidRPr="009C3636" w:rsidRDefault="000D7712" w:rsidP="000D7712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Così</w:t>
      </w:r>
      <w:r w:rsidRPr="009C3636">
        <w:rPr>
          <w:sz w:val="24"/>
          <w:szCs w:val="24"/>
        </w:rPr>
        <w:t xml:space="preserve"> come per i dati demografici ed economici, </w:t>
      </w:r>
      <w:r>
        <w:rPr>
          <w:sz w:val="24"/>
          <w:szCs w:val="24"/>
        </w:rPr>
        <w:t xml:space="preserve">anche per i dati relativi al territorio e all’ambiente </w:t>
      </w:r>
      <w:r w:rsidRPr="009C3636">
        <w:rPr>
          <w:sz w:val="24"/>
          <w:szCs w:val="24"/>
        </w:rPr>
        <w:t>è assolutamente necessario tenere in considerazione la dimensione spaziale: la densità abitativa è infatti negativamente condizionata dalla lontananza dei Comuni dalla via Emilia, creando seri problemi non solo all’economicità e sopravvivenza dei servizi locali nelle aree interne e periferiche, ma anche ad una puntuale e corretta manutenzione del territorio per la prevenzione dei rischi idrogeologici.</w:t>
      </w:r>
    </w:p>
    <w:p w14:paraId="38E505E6" w14:textId="77777777" w:rsidR="000D7712" w:rsidRPr="00C379FA" w:rsidRDefault="000D7712" w:rsidP="000D7712">
      <w:p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In un contesto in cui le città si evolvono e i territori periferici vivono problemi di spopolamento e marginalizzazione, emerge la necessità di cogliere i nuovi bisogni delle persone, promuovendo da un lato nuovi spazi di </w:t>
      </w:r>
      <w:r w:rsidRPr="008A0308">
        <w:rPr>
          <w:sz w:val="24"/>
          <w:szCs w:val="24"/>
        </w:rPr>
        <w:t xml:space="preserve">integrazione e </w:t>
      </w:r>
      <w:r w:rsidRPr="007F76E3">
        <w:rPr>
          <w:i/>
          <w:iCs/>
          <w:sz w:val="24"/>
          <w:szCs w:val="24"/>
          <w:rPrChange w:id="66" w:author="Luisa Mimmi" w:date="2026-02-20T12:34:00Z">
            <w:rPr>
              <w:sz w:val="24"/>
              <w:szCs w:val="24"/>
            </w:rPr>
          </w:rPrChange>
        </w:rPr>
        <w:t>community building</w:t>
      </w:r>
      <w:r w:rsidRPr="008A0308">
        <w:rPr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r w:rsidRPr="008A0308">
        <w:rPr>
          <w:sz w:val="24"/>
          <w:szCs w:val="24"/>
        </w:rPr>
        <w:t>presidi territoriali di prossimità e ricomposizione</w:t>
      </w:r>
      <w:r>
        <w:rPr>
          <w:sz w:val="24"/>
          <w:szCs w:val="24"/>
        </w:rPr>
        <w:t xml:space="preserve"> </w:t>
      </w:r>
      <w:r w:rsidRPr="008A0308">
        <w:rPr>
          <w:sz w:val="24"/>
          <w:szCs w:val="24"/>
        </w:rPr>
        <w:t>sociale</w:t>
      </w:r>
      <w:r>
        <w:rPr>
          <w:sz w:val="24"/>
          <w:szCs w:val="24"/>
        </w:rPr>
        <w:t xml:space="preserve">, e dall’altro </w:t>
      </w:r>
      <w:r w:rsidRPr="00C6584D">
        <w:rPr>
          <w:sz w:val="24"/>
          <w:szCs w:val="24"/>
        </w:rPr>
        <w:t>progetti di transizione ecologica</w:t>
      </w:r>
      <w:r>
        <w:rPr>
          <w:sz w:val="24"/>
          <w:szCs w:val="24"/>
        </w:rPr>
        <w:t xml:space="preserve"> </w:t>
      </w:r>
      <w:r w:rsidRPr="00C6584D">
        <w:rPr>
          <w:sz w:val="24"/>
          <w:szCs w:val="24"/>
        </w:rPr>
        <w:t>che sviluppino le potenzialità delle aree periferiche</w:t>
      </w:r>
      <w:r>
        <w:rPr>
          <w:sz w:val="24"/>
          <w:szCs w:val="24"/>
        </w:rPr>
        <w:t xml:space="preserve"> </w:t>
      </w:r>
      <w:r w:rsidRPr="00C6584D">
        <w:rPr>
          <w:sz w:val="24"/>
          <w:szCs w:val="24"/>
        </w:rPr>
        <w:t>quali luoghi privilegiati di accelerazione e</w:t>
      </w:r>
      <w:r>
        <w:rPr>
          <w:sz w:val="24"/>
          <w:szCs w:val="24"/>
        </w:rPr>
        <w:t xml:space="preserve"> </w:t>
      </w:r>
      <w:r w:rsidRPr="00C6584D">
        <w:rPr>
          <w:sz w:val="24"/>
          <w:szCs w:val="24"/>
        </w:rPr>
        <w:t>coesione sociale, ambientale ed economica.</w:t>
      </w:r>
    </w:p>
    <w:p w14:paraId="45201129" w14:textId="77777777" w:rsidR="000D7712" w:rsidRPr="009C3636" w:rsidRDefault="000D7712" w:rsidP="000D7712">
      <w:pPr>
        <w:spacing w:line="240" w:lineRule="auto"/>
        <w:rPr>
          <w:b/>
          <w:sz w:val="24"/>
          <w:szCs w:val="24"/>
        </w:rPr>
      </w:pPr>
      <w:r w:rsidRPr="009C3636">
        <w:rPr>
          <w:b/>
          <w:sz w:val="24"/>
          <w:szCs w:val="24"/>
        </w:rPr>
        <w:t>Persone e istituzioni</w:t>
      </w:r>
    </w:p>
    <w:p w14:paraId="7A3F2C1B" w14:textId="725D6C2E" w:rsidR="000D7712" w:rsidRDefault="000D7712" w:rsidP="000D7712">
      <w:pPr>
        <w:spacing w:line="240" w:lineRule="auto"/>
        <w:jc w:val="both"/>
        <w:rPr>
          <w:ins w:id="67" w:author="Luisa Mimmi" w:date="2026-02-20T13:18:00Z"/>
          <w:sz w:val="24"/>
          <w:szCs w:val="24"/>
        </w:rPr>
      </w:pPr>
      <w:r w:rsidRPr="009C3636">
        <w:rPr>
          <w:sz w:val="24"/>
          <w:szCs w:val="24"/>
        </w:rPr>
        <w:t xml:space="preserve">La provincia di Parma possiede un buon capitale umano, registrando ottimi risultati in termini di servizi per l’infanzia e grado di scolarizzazione dei suoi residenti (il 67% delle persone tra 25-64 anni risulta diplomato e </w:t>
      </w:r>
      <w:r w:rsidRPr="009C3636">
        <w:rPr>
          <w:sz w:val="24"/>
          <w:szCs w:val="24"/>
          <w:highlight w:val="yellow"/>
        </w:rPr>
        <w:t>il 29% laureato</w:t>
      </w:r>
      <w:r w:rsidRPr="009C3636">
        <w:rPr>
          <w:sz w:val="24"/>
          <w:szCs w:val="24"/>
        </w:rPr>
        <w:t xml:space="preserve">) e si conferma un territorio attrattivo, come dimostra il segno positivo del saldo migratorio e, soprattutto, </w:t>
      </w:r>
      <w:ins w:id="68" w:author="Luisa Mimmi" w:date="2026-02-20T13:25:00Z">
        <w:r w:rsidR="00A9738F">
          <w:rPr>
            <w:sz w:val="24"/>
            <w:szCs w:val="24"/>
          </w:rPr>
          <w:t xml:space="preserve">il saldo </w:t>
        </w:r>
      </w:ins>
      <w:ins w:id="69" w:author="Luisa Mimmi" w:date="2026-02-20T13:27:00Z">
        <w:r w:rsidR="006B5F5D">
          <w:rPr>
            <w:sz w:val="24"/>
            <w:szCs w:val="24"/>
          </w:rPr>
          <w:t xml:space="preserve">positivo </w:t>
        </w:r>
      </w:ins>
      <w:r w:rsidRPr="009C3636">
        <w:rPr>
          <w:sz w:val="24"/>
          <w:szCs w:val="24"/>
        </w:rPr>
        <w:t xml:space="preserve">della mobilità per trasferimento di residenza dei giovani laureati italiani </w:t>
      </w:r>
      <w:r w:rsidRPr="009C3636">
        <w:rPr>
          <w:sz w:val="24"/>
          <w:szCs w:val="24"/>
          <w:highlight w:val="yellow"/>
        </w:rPr>
        <w:t>(</w:t>
      </w:r>
      <w:commentRangeStart w:id="70"/>
      <w:ins w:id="71" w:author="Luisa Mimmi" w:date="2026-02-20T13:20:00Z">
        <w:r w:rsidR="00A9738F">
          <w:rPr>
            <w:sz w:val="24"/>
            <w:szCs w:val="24"/>
            <w:highlight w:val="yellow"/>
          </w:rPr>
          <w:t>21</w:t>
        </w:r>
      </w:ins>
      <w:del w:id="72" w:author="Luisa Mimmi" w:date="2026-02-20T13:25:00Z">
        <w:r w:rsidRPr="009C3636" w:rsidDel="00A9738F">
          <w:rPr>
            <w:sz w:val="24"/>
            <w:szCs w:val="24"/>
            <w:highlight w:val="yellow"/>
          </w:rPr>
          <w:delText xml:space="preserve">%, </w:delText>
        </w:r>
      </w:del>
      <w:ins w:id="73" w:author="Luisa Mimmi" w:date="2026-02-20T13:26:00Z">
        <w:r w:rsidR="006B5F5D">
          <w:rPr>
            <w:rFonts w:ascii="mate" w:hAnsi="mate"/>
            <w:sz w:val="24"/>
            <w:szCs w:val="24"/>
            <w:highlight w:val="yellow"/>
          </w:rPr>
          <w:t>‰</w:t>
        </w:r>
      </w:ins>
      <w:ins w:id="74" w:author="Luisa Mimmi" w:date="2026-02-20T13:25:00Z">
        <w:r w:rsidR="00A9738F" w:rsidRPr="009C3636">
          <w:rPr>
            <w:sz w:val="24"/>
            <w:szCs w:val="24"/>
            <w:highlight w:val="yellow"/>
          </w:rPr>
          <w:t xml:space="preserve">, </w:t>
        </w:r>
      </w:ins>
      <w:r w:rsidRPr="009C3636">
        <w:rPr>
          <w:sz w:val="24"/>
          <w:szCs w:val="24"/>
          <w:highlight w:val="yellow"/>
        </w:rPr>
        <w:t>nella sua ultima rilevazione</w:t>
      </w:r>
      <w:commentRangeEnd w:id="70"/>
      <w:r w:rsidR="006B5F5D">
        <w:rPr>
          <w:rStyle w:val="Rimandocommento"/>
        </w:rPr>
        <w:commentReference w:id="70"/>
      </w:r>
      <w:r w:rsidRPr="009C3636">
        <w:rPr>
          <w:sz w:val="24"/>
          <w:szCs w:val="24"/>
          <w:highlight w:val="yellow"/>
        </w:rPr>
        <w:t xml:space="preserve">). </w:t>
      </w:r>
      <w:del w:id="75" w:author="Luisa Mimmi" w:date="2026-02-20T13:35:00Z">
        <w:r w:rsidRPr="009C3636" w:rsidDel="006B5F5D">
          <w:rPr>
            <w:sz w:val="24"/>
            <w:szCs w:val="24"/>
          </w:rPr>
          <w:delText xml:space="preserve">La </w:delText>
        </w:r>
      </w:del>
      <w:ins w:id="76" w:author="Luisa Mimmi" w:date="2026-02-20T13:35:00Z">
        <w:r w:rsidR="006B5F5D">
          <w:rPr>
            <w:sz w:val="24"/>
            <w:szCs w:val="24"/>
          </w:rPr>
          <w:t>Il tasso di</w:t>
        </w:r>
        <w:r w:rsidR="006B5F5D" w:rsidRPr="009C3636">
          <w:rPr>
            <w:sz w:val="24"/>
            <w:szCs w:val="24"/>
          </w:rPr>
          <w:t xml:space="preserve"> </w:t>
        </w:r>
      </w:ins>
      <w:r w:rsidRPr="009C3636">
        <w:rPr>
          <w:sz w:val="24"/>
          <w:szCs w:val="24"/>
        </w:rPr>
        <w:t>mancata partecipazione al lavoro</w:t>
      </w:r>
      <w:ins w:id="77" w:author="Luisa Mimmi" w:date="2026-02-20T13:30:00Z">
        <w:r w:rsidR="006B5F5D">
          <w:rPr>
            <w:rStyle w:val="Rimandonotaapidipagina"/>
            <w:sz w:val="24"/>
            <w:szCs w:val="24"/>
          </w:rPr>
          <w:footnoteReference w:id="2"/>
        </w:r>
      </w:ins>
      <w:r w:rsidRPr="009C3636">
        <w:rPr>
          <w:sz w:val="24"/>
          <w:szCs w:val="24"/>
        </w:rPr>
        <w:t xml:space="preserve"> </w:t>
      </w:r>
      <w:r w:rsidRPr="009C3636">
        <w:rPr>
          <w:sz w:val="24"/>
          <w:szCs w:val="24"/>
          <w:highlight w:val="yellow"/>
        </w:rPr>
        <w:t>(</w:t>
      </w:r>
      <w:ins w:id="85" w:author="Luisa Mimmi" w:date="2026-02-20T13:22:00Z">
        <w:r w:rsidR="00A9738F">
          <w:rPr>
            <w:sz w:val="24"/>
            <w:szCs w:val="24"/>
            <w:highlight w:val="yellow"/>
          </w:rPr>
          <w:t>7,5</w:t>
        </w:r>
      </w:ins>
      <w:r w:rsidRPr="009C3636">
        <w:rPr>
          <w:sz w:val="24"/>
          <w:szCs w:val="24"/>
          <w:highlight w:val="yellow"/>
        </w:rPr>
        <w:t>%</w:t>
      </w:r>
      <w:ins w:id="86" w:author="Luisa Mimmi" w:date="2026-02-20T13:22:00Z">
        <w:r w:rsidR="00A9738F">
          <w:rPr>
            <w:sz w:val="24"/>
            <w:szCs w:val="24"/>
            <w:highlight w:val="yellow"/>
          </w:rPr>
          <w:t xml:space="preserve"> in generale e 15,5% per </w:t>
        </w:r>
      </w:ins>
      <w:ins w:id="87" w:author="Luisa Mimmi" w:date="2026-02-20T13:23:00Z">
        <w:r w:rsidR="00A9738F">
          <w:rPr>
            <w:sz w:val="24"/>
            <w:szCs w:val="24"/>
            <w:highlight w:val="yellow"/>
          </w:rPr>
          <w:t>i giovani</w:t>
        </w:r>
      </w:ins>
      <w:r w:rsidRPr="009C3636">
        <w:rPr>
          <w:sz w:val="24"/>
          <w:szCs w:val="24"/>
          <w:highlight w:val="yellow"/>
        </w:rPr>
        <w:t>)</w:t>
      </w:r>
      <w:r w:rsidRPr="009C3636">
        <w:rPr>
          <w:sz w:val="24"/>
          <w:szCs w:val="24"/>
        </w:rPr>
        <w:t xml:space="preserve"> è notevolmente inferiore alla media nazionale, anche se esiste ancora un divario importante per genere (le donne registrano un valore doppio rispetto agli uomini) e per età, con una presenza di NEET pari all’11% (comunque inferiore rispetto alla media nazionale). Si registra, inoltre, una buona partecipazione alla formazione continua.</w:t>
      </w:r>
    </w:p>
    <w:p w14:paraId="648BFC52" w14:textId="77777777" w:rsidR="00A9738F" w:rsidRDefault="00A9738F" w:rsidP="000D7712">
      <w:pPr>
        <w:spacing w:line="240" w:lineRule="auto"/>
        <w:jc w:val="both"/>
        <w:rPr>
          <w:ins w:id="88" w:author="Luisa Mimmi" w:date="2026-02-20T13:18:00Z"/>
          <w:sz w:val="24"/>
          <w:szCs w:val="24"/>
        </w:rPr>
      </w:pPr>
    </w:p>
    <w:p w14:paraId="695BC102" w14:textId="77777777" w:rsidR="00A9738F" w:rsidRPr="009C3636" w:rsidRDefault="00A9738F" w:rsidP="000D7712">
      <w:pPr>
        <w:spacing w:line="240" w:lineRule="auto"/>
        <w:jc w:val="both"/>
        <w:rPr>
          <w:sz w:val="24"/>
          <w:szCs w:val="24"/>
        </w:rPr>
      </w:pPr>
      <w:ins w:id="89" w:author="Luisa Mimmi" w:date="2026-02-20T13:18:00Z">
        <w:r>
          <w:rPr>
            <w:noProof/>
          </w:rPr>
          <w:lastRenderedPageBreak/>
          <w:drawing>
            <wp:inline distT="0" distB="0" distL="0" distR="0" wp14:anchorId="445F63E5" wp14:editId="1A88216F">
              <wp:extent cx="6120130" cy="5826125"/>
              <wp:effectExtent l="0" t="0" r="1270" b="3175"/>
              <wp:docPr id="2013907918" name="Immagine 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5"/>
                      <pic:cNvPicPr>
                        <a:picLocks noChangeAspect="1" noChangeArrowheads="1"/>
                      </pic:cNvPicPr>
                    </pic:nvPicPr>
                    <pic:blipFill>
                      <a:blip r:embed="rId15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6120130" cy="58261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ins>
    </w:p>
    <w:p w14:paraId="00086729" w14:textId="77777777" w:rsidR="000D7712" w:rsidRPr="009C3636" w:rsidRDefault="000D7712" w:rsidP="000D7712">
      <w:pPr>
        <w:spacing w:line="240" w:lineRule="auto"/>
        <w:jc w:val="both"/>
        <w:rPr>
          <w:sz w:val="24"/>
          <w:szCs w:val="24"/>
        </w:rPr>
      </w:pPr>
      <w:r w:rsidRPr="009C3636">
        <w:rPr>
          <w:sz w:val="24"/>
          <w:szCs w:val="24"/>
        </w:rPr>
        <w:t>La provincia dispone anche di un ottimo capitale sociale, come testimoniato dall’elevata presenza di Enti del Terzo Settore (71 enti/1.000 abitanti) e di società sportive (10,6/1.000 abitanti): la possibilità di svolgere attività di volontariato o attività sportiva sviluppa infatti la pro-socialità degli individui e promuove uno sviluppo socioeconomico sostenibili.</w:t>
      </w:r>
    </w:p>
    <w:p w14:paraId="5D6A45EB" w14:textId="77777777" w:rsidR="000D7712" w:rsidRPr="009C3636" w:rsidRDefault="000D7712" w:rsidP="000D7712">
      <w:pPr>
        <w:spacing w:line="240" w:lineRule="auto"/>
        <w:jc w:val="both"/>
        <w:rPr>
          <w:sz w:val="24"/>
          <w:szCs w:val="24"/>
        </w:rPr>
      </w:pPr>
      <w:r w:rsidRPr="009C3636">
        <w:rPr>
          <w:sz w:val="24"/>
          <w:szCs w:val="24"/>
        </w:rPr>
        <w:t>Ottimi risultano anche i risultati in termini di ricerca e innovazione, sia in termini di produzione scientifica (grazie alla presenza di un’importante Università) sia di brevettazione industriale (228 brevetti/1 milione di abitanti).</w:t>
      </w:r>
    </w:p>
    <w:p w14:paraId="510920CA" w14:textId="0B5AE9FE" w:rsidR="000D7712" w:rsidRDefault="000D7712" w:rsidP="000D7712">
      <w:pPr>
        <w:spacing w:line="240" w:lineRule="auto"/>
        <w:jc w:val="both"/>
        <w:rPr>
          <w:ins w:id="90" w:author="Luisa Mimmi" w:date="2026-02-20T13:41:00Z"/>
          <w:sz w:val="24"/>
          <w:szCs w:val="24"/>
        </w:rPr>
      </w:pPr>
      <w:r w:rsidRPr="009C3636">
        <w:rPr>
          <w:sz w:val="24"/>
          <w:szCs w:val="24"/>
        </w:rPr>
        <w:t xml:space="preserve">Gli effetti </w:t>
      </w:r>
      <w:del w:id="91" w:author="Luisa Mimmi" w:date="2026-02-20T13:54:00Z">
        <w:r w:rsidRPr="009C3636" w:rsidDel="00DE01E5">
          <w:rPr>
            <w:sz w:val="24"/>
            <w:szCs w:val="24"/>
          </w:rPr>
          <w:delText xml:space="preserve">della </w:delText>
        </w:r>
      </w:del>
      <w:r w:rsidRPr="009C3636">
        <w:rPr>
          <w:sz w:val="24"/>
          <w:szCs w:val="24"/>
        </w:rPr>
        <w:t xml:space="preserve">dell’innovazione, spesso collegati ai processi di digitalizzazione, risultano da monitorare con particolare attenzione. L’analisi dell’indice DESIER (Digital Economy and Society Index for </w:t>
      </w:r>
      <w:proofErr w:type="spellStart"/>
      <w:r w:rsidRPr="009C3636">
        <w:rPr>
          <w:sz w:val="24"/>
          <w:szCs w:val="24"/>
        </w:rPr>
        <w:t>European</w:t>
      </w:r>
      <w:proofErr w:type="spellEnd"/>
      <w:r w:rsidRPr="009C3636">
        <w:rPr>
          <w:sz w:val="24"/>
          <w:szCs w:val="24"/>
        </w:rPr>
        <w:t xml:space="preserve"> </w:t>
      </w:r>
      <w:proofErr w:type="spellStart"/>
      <w:r w:rsidRPr="009C3636">
        <w:rPr>
          <w:sz w:val="24"/>
          <w:szCs w:val="24"/>
        </w:rPr>
        <w:t>Regions</w:t>
      </w:r>
      <w:proofErr w:type="spellEnd"/>
      <w:r w:rsidRPr="009C3636">
        <w:rPr>
          <w:sz w:val="24"/>
          <w:szCs w:val="24"/>
        </w:rPr>
        <w:t xml:space="preserve">), che misura le performance digitali delle regioni europee attraverso quattro dimensioni di sviluppo principali (capitale </w:t>
      </w:r>
      <w:del w:id="92" w:author="Luisa Mimmi" w:date="2026-02-20T13:54:00Z">
        <w:r w:rsidRPr="009C3636" w:rsidDel="00DE01E5">
          <w:rPr>
            <w:sz w:val="24"/>
            <w:szCs w:val="24"/>
          </w:rPr>
          <w:delText>Umano</w:delText>
        </w:r>
      </w:del>
      <w:ins w:id="93" w:author="Luisa Mimmi" w:date="2026-02-20T13:54:00Z">
        <w:r w:rsidR="00DE01E5">
          <w:rPr>
            <w:sz w:val="24"/>
            <w:szCs w:val="24"/>
          </w:rPr>
          <w:t>u</w:t>
        </w:r>
        <w:r w:rsidR="00DE01E5" w:rsidRPr="009C3636">
          <w:rPr>
            <w:sz w:val="24"/>
            <w:szCs w:val="24"/>
          </w:rPr>
          <w:t>mano</w:t>
        </w:r>
      </w:ins>
      <w:r w:rsidRPr="009C3636">
        <w:rPr>
          <w:sz w:val="24"/>
          <w:szCs w:val="24"/>
        </w:rPr>
        <w:t xml:space="preserve">, connettività, integrazione delle tecnologie digitali e servizi pubblici digitali), mostra </w:t>
      </w:r>
      <w:del w:id="94" w:author="Luisa Mimmi" w:date="2026-02-20T13:55:00Z">
        <w:r w:rsidRPr="009C3636" w:rsidDel="00DE01E5">
          <w:rPr>
            <w:sz w:val="24"/>
            <w:szCs w:val="24"/>
          </w:rPr>
          <w:delText xml:space="preserve">le </w:delText>
        </w:r>
      </w:del>
      <w:r w:rsidRPr="009C3636">
        <w:rPr>
          <w:sz w:val="24"/>
          <w:szCs w:val="24"/>
        </w:rPr>
        <w:t>buone performance</w:t>
      </w:r>
      <w:del w:id="95" w:author="Luisa Mimmi" w:date="2026-02-20T13:56:00Z">
        <w:r w:rsidRPr="009C3636" w:rsidDel="00DE01E5">
          <w:rPr>
            <w:sz w:val="24"/>
            <w:szCs w:val="24"/>
          </w:rPr>
          <w:delText xml:space="preserve"> della provincia</w:delText>
        </w:r>
      </w:del>
      <w:del w:id="96" w:author="Luisa Mimmi" w:date="2026-02-20T13:55:00Z">
        <w:r w:rsidRPr="009C3636" w:rsidDel="00DE01E5">
          <w:rPr>
            <w:sz w:val="24"/>
            <w:szCs w:val="24"/>
          </w:rPr>
          <w:delText xml:space="preserve"> rispetto ai dati nazionali</w:delText>
        </w:r>
      </w:del>
      <w:r w:rsidRPr="009C3636">
        <w:rPr>
          <w:sz w:val="24"/>
          <w:szCs w:val="24"/>
        </w:rPr>
        <w:t>, ma evidenzia anche una situazione piuttosto disomogenea tra il capoluogo, che si attesta tra i territori più avanzati della regione, e il resto della provincia, che si posizione al di sotto della media regionale.</w:t>
      </w:r>
    </w:p>
    <w:p w14:paraId="6B4AA76C" w14:textId="03E2F129" w:rsidR="00596F7D" w:rsidRPr="009C3636" w:rsidRDefault="00596F7D" w:rsidP="000D7712">
      <w:pPr>
        <w:spacing w:line="240" w:lineRule="auto"/>
        <w:jc w:val="both"/>
        <w:rPr>
          <w:sz w:val="24"/>
          <w:szCs w:val="24"/>
        </w:rPr>
      </w:pPr>
      <w:ins w:id="97" w:author="Luisa Mimmi" w:date="2026-02-20T13:41:00Z">
        <w:r w:rsidRPr="00596F7D">
          <w:lastRenderedPageBreak/>
          <w:drawing>
            <wp:inline distT="0" distB="0" distL="0" distR="0" wp14:anchorId="4AA084FE" wp14:editId="516822DC">
              <wp:extent cx="6035040" cy="3691335"/>
              <wp:effectExtent l="0" t="0" r="0" b="4445"/>
              <wp:docPr id="990539796" name="Immagin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990539796" name=""/>
                      <pic:cNvPicPr/>
                    </pic:nvPicPr>
                    <pic:blipFill>
                      <a:blip r:embed="rId16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45105" cy="3697491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663BB362" w14:textId="77777777" w:rsidR="00237BB7" w:rsidRDefault="000D7712" w:rsidP="000D7712">
      <w:r w:rsidRPr="009C3636">
        <w:rPr>
          <w:sz w:val="24"/>
          <w:szCs w:val="24"/>
        </w:rPr>
        <w:t>Affinché la digitalizzazione diventi la soluzione a problemi quali l’isolamento e la mancata fruizione di servizi e non causa di nuove diseguaglianze, occorre uno sforzo tanto nella creazione di nuove competenze quanto nella progettazione di modalità di accesso ai servizi più facilitanti per i cittadini</w:t>
      </w:r>
    </w:p>
    <w:sectPr w:rsidR="00237BB7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18" w:author="Luisa Mimmi" w:date="2026-02-20T13:48:00Z" w:initials="LM">
    <w:p w14:paraId="204A6D71" w14:textId="77777777" w:rsidR="00D4551B" w:rsidRDefault="00D4551B" w:rsidP="00D4551B">
      <w:r>
        <w:rPr>
          <w:rStyle w:val="Rimandocommento"/>
        </w:rPr>
        <w:annotationRef/>
      </w:r>
      <w:r>
        <w:rPr>
          <w:sz w:val="20"/>
          <w:szCs w:val="20"/>
        </w:rPr>
        <w:t>questo grafico secondo me dice molto, ma posso rifarlo e normalizzare la scala della numerosità’ per renderlo più leggibile</w:t>
      </w:r>
    </w:p>
  </w:comment>
  <w:comment w:id="70" w:author="Luisa Mimmi" w:date="2026-02-20T13:29:00Z" w:initials="LM">
    <w:p w14:paraId="603A540C" w14:textId="6A15BF41" w:rsidR="006B5F5D" w:rsidRDefault="006B5F5D" w:rsidP="006B5F5D">
      <w:r>
        <w:rPr>
          <w:rStyle w:val="Rimandocommento"/>
        </w:rPr>
        <w:annotationRef/>
      </w:r>
      <w:r>
        <w:rPr>
          <w:color w:val="000000"/>
          <w:sz w:val="20"/>
          <w:szCs w:val="20"/>
        </w:rPr>
        <w:t xml:space="preserve">questo e’ un saldo </w:t>
      </w:r>
      <w:r>
        <w:rPr>
          <w:b/>
          <w:bCs/>
          <w:color w:val="000000"/>
          <w:sz w:val="20"/>
          <w:szCs w:val="20"/>
        </w:rPr>
        <w:t>per 1000</w:t>
      </w:r>
      <w:r>
        <w:rPr>
          <w:color w:val="000000"/>
          <w:sz w:val="20"/>
          <w:szCs w:val="20"/>
        </w:rPr>
        <w:t xml:space="preserve"> … non una unita’ facilissima da capire… non so se qui metterei il numero o lascerei vedere il grafico e basta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204A6D71" w15:done="0"/>
  <w15:commentEx w15:paraId="603A540C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146B7AD2" w16cex:dateUtc="2026-02-20T12:48:00Z"/>
  <w16cex:commentExtensible w16cex:durableId="2318692C" w16cex:dateUtc="2026-02-20T12:2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204A6D71" w16cid:durableId="146B7AD2"/>
  <w16cid:commentId w16cid:paraId="603A540C" w16cid:durableId="2318692C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3554D8" w14:textId="77777777" w:rsidR="00AD21C8" w:rsidRDefault="00AD21C8" w:rsidP="002A2C9C">
      <w:pPr>
        <w:spacing w:after="0" w:line="240" w:lineRule="auto"/>
      </w:pPr>
      <w:r>
        <w:separator/>
      </w:r>
    </w:p>
  </w:endnote>
  <w:endnote w:type="continuationSeparator" w:id="0">
    <w:p w14:paraId="5DB47C31" w14:textId="77777777" w:rsidR="00AD21C8" w:rsidRDefault="00AD21C8" w:rsidP="002A2C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te">
    <w:altName w:val="Cambria"/>
    <w:panose1 w:val="020B06040202020202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94084F" w14:textId="77777777" w:rsidR="00AD21C8" w:rsidRDefault="00AD21C8" w:rsidP="002A2C9C">
      <w:pPr>
        <w:spacing w:after="0" w:line="240" w:lineRule="auto"/>
      </w:pPr>
      <w:r>
        <w:separator/>
      </w:r>
    </w:p>
  </w:footnote>
  <w:footnote w:type="continuationSeparator" w:id="0">
    <w:p w14:paraId="5F816D24" w14:textId="77777777" w:rsidR="00AD21C8" w:rsidRDefault="00AD21C8" w:rsidP="002A2C9C">
      <w:pPr>
        <w:spacing w:after="0" w:line="240" w:lineRule="auto"/>
      </w:pPr>
      <w:r>
        <w:continuationSeparator/>
      </w:r>
    </w:p>
  </w:footnote>
  <w:footnote w:id="1">
    <w:p w14:paraId="030DC3AE" w14:textId="77777777" w:rsidR="002A2C9C" w:rsidRPr="002A2C9C" w:rsidRDefault="002A2C9C">
      <w:pPr>
        <w:pStyle w:val="Testonotaapidipagina"/>
      </w:pPr>
      <w:ins w:id="57" w:author="Luisa Mimmi" w:date="2026-02-20T13:15:00Z">
        <w:r>
          <w:rPr>
            <w:rStyle w:val="Rimandonotaapidipagina"/>
          </w:rPr>
          <w:footnoteRef/>
        </w:r>
        <w:r>
          <w:t xml:space="preserve"> Valori che rientran</w:t>
        </w:r>
      </w:ins>
      <w:ins w:id="58" w:author="Luisa Mimmi" w:date="2026-02-20T13:16:00Z">
        <w:r>
          <w:t xml:space="preserve">o comunque nei </w:t>
        </w:r>
      </w:ins>
      <w:ins w:id="59" w:author="Luisa Mimmi" w:date="2026-02-20T13:15:00Z">
        <w:r>
          <w:t xml:space="preserve">limiti normativi </w:t>
        </w:r>
      </w:ins>
      <w:ins w:id="60" w:author="Luisa Mimmi" w:date="2026-02-20T13:16:00Z">
        <w:r>
          <w:t>attuali</w:t>
        </w:r>
      </w:ins>
      <w:ins w:id="61" w:author="Luisa Mimmi" w:date="2026-02-20T13:15:00Z">
        <w:r>
          <w:t xml:space="preserve"> (PM10: 40 µg/m³; PM2.5: 25 µg/m³)</w:t>
        </w:r>
      </w:ins>
      <w:ins w:id="62" w:author="Luisa Mimmi" w:date="2026-02-20T13:16:00Z">
        <w:r>
          <w:t>.</w:t>
        </w:r>
      </w:ins>
    </w:p>
  </w:footnote>
  <w:footnote w:id="2">
    <w:p w14:paraId="724D400F" w14:textId="66925C68" w:rsidR="006B5F5D" w:rsidRPr="006B5F5D" w:rsidRDefault="006B5F5D">
      <w:pPr>
        <w:pStyle w:val="Testonotaapidipagina"/>
      </w:pPr>
      <w:ins w:id="78" w:author="Luisa Mimmi" w:date="2026-02-20T13:30:00Z">
        <w:r>
          <w:rPr>
            <w:rStyle w:val="Rimandonotaapidipagina"/>
          </w:rPr>
          <w:footnoteRef/>
        </w:r>
        <w:r>
          <w:t xml:space="preserve"> </w:t>
        </w:r>
      </w:ins>
      <w:ins w:id="79" w:author="Luisa Mimmi" w:date="2026-02-20T13:35:00Z">
        <w:r>
          <w:t>Un indicato</w:t>
        </w:r>
      </w:ins>
      <w:ins w:id="80" w:author="Luisa Mimmi" w:date="2026-02-20T13:36:00Z">
        <w:r>
          <w:t>re che misura in modo più completo</w:t>
        </w:r>
      </w:ins>
      <w:ins w:id="81" w:author="Luisa Mimmi" w:date="2026-02-20T13:37:00Z">
        <w:r w:rsidR="00596F7D">
          <w:t xml:space="preserve"> </w:t>
        </w:r>
      </w:ins>
      <w:ins w:id="82" w:author="Luisa Mimmi" w:date="2026-02-20T13:36:00Z">
        <w:r>
          <w:t xml:space="preserve">l’offerta di lavoro </w:t>
        </w:r>
      </w:ins>
      <w:ins w:id="83" w:author="Luisa Mimmi" w:date="2026-02-20T13:38:00Z">
        <w:r w:rsidR="00596F7D">
          <w:t>insoddisfatta, includendo</w:t>
        </w:r>
        <w:r w:rsidR="00596F7D">
          <w:t xml:space="preserve"> non solo i disoccupati ufficiali ma anche le "forze di lavoro potenziali"</w:t>
        </w:r>
      </w:ins>
      <w:ins w:id="84" w:author="Luisa Mimmi" w:date="2026-02-20T13:36:00Z">
        <w:r>
          <w:t>.</w:t>
        </w:r>
      </w:ins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Luisa Mimmi">
    <w15:presenceInfo w15:providerId="Windows Live" w15:userId="4298e11f4a5da36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4"/>
  <w:proofState w:spelling="clean" w:grammar="clean"/>
  <w:trackRevisions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712"/>
    <w:rsid w:val="000D7712"/>
    <w:rsid w:val="001027AB"/>
    <w:rsid w:val="00237BB7"/>
    <w:rsid w:val="00272F49"/>
    <w:rsid w:val="002A2C9C"/>
    <w:rsid w:val="002D310C"/>
    <w:rsid w:val="002D3AC0"/>
    <w:rsid w:val="002E3DFC"/>
    <w:rsid w:val="00381BE3"/>
    <w:rsid w:val="003A5C6B"/>
    <w:rsid w:val="003C1380"/>
    <w:rsid w:val="0051242C"/>
    <w:rsid w:val="00596F7D"/>
    <w:rsid w:val="00610CC8"/>
    <w:rsid w:val="006B5F5D"/>
    <w:rsid w:val="00724782"/>
    <w:rsid w:val="007275D8"/>
    <w:rsid w:val="007D1CC5"/>
    <w:rsid w:val="007F3F41"/>
    <w:rsid w:val="007F76E3"/>
    <w:rsid w:val="00817D33"/>
    <w:rsid w:val="008A26BC"/>
    <w:rsid w:val="00A9349D"/>
    <w:rsid w:val="00A9738F"/>
    <w:rsid w:val="00AD21C8"/>
    <w:rsid w:val="00B922EE"/>
    <w:rsid w:val="00C3529C"/>
    <w:rsid w:val="00D34882"/>
    <w:rsid w:val="00D4551B"/>
    <w:rsid w:val="00DE01E5"/>
    <w:rsid w:val="00DE6821"/>
    <w:rsid w:val="00E72891"/>
    <w:rsid w:val="00EF0986"/>
    <w:rsid w:val="00F65CFD"/>
    <w:rsid w:val="00FB5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F41E46"/>
  <w15:chartTrackingRefBased/>
  <w15:docId w15:val="{D806355A-4EB1-4A78-B388-5C2B64230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0D7712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Revisione">
    <w:name w:val="Revision"/>
    <w:hidden/>
    <w:uiPriority w:val="99"/>
    <w:semiHidden/>
    <w:rsid w:val="00724782"/>
    <w:pPr>
      <w:spacing w:after="0" w:line="240" w:lineRule="auto"/>
    </w:pPr>
  </w:style>
  <w:style w:type="paragraph" w:styleId="Testonotaapidipagina">
    <w:name w:val="footnote text"/>
    <w:basedOn w:val="Normale"/>
    <w:link w:val="TestonotaapidipaginaCarattere"/>
    <w:uiPriority w:val="99"/>
    <w:semiHidden/>
    <w:unhideWhenUsed/>
    <w:rsid w:val="002A2C9C"/>
    <w:pPr>
      <w:spacing w:after="0" w:line="240" w:lineRule="auto"/>
    </w:pPr>
    <w:rPr>
      <w:sz w:val="20"/>
      <w:szCs w:val="20"/>
    </w:rPr>
  </w:style>
  <w:style w:type="character" w:customStyle="1" w:styleId="TestonotaapidipaginaCarattere">
    <w:name w:val="Testo nota a piè di pagina Carattere"/>
    <w:basedOn w:val="Carpredefinitoparagrafo"/>
    <w:link w:val="Testonotaapidipagina"/>
    <w:uiPriority w:val="99"/>
    <w:semiHidden/>
    <w:rsid w:val="002A2C9C"/>
    <w:rPr>
      <w:sz w:val="20"/>
      <w:szCs w:val="20"/>
    </w:rPr>
  </w:style>
  <w:style w:type="character" w:styleId="Rimandonotaapidipagina">
    <w:name w:val="footnote reference"/>
    <w:basedOn w:val="Carpredefinitoparagrafo"/>
    <w:uiPriority w:val="99"/>
    <w:semiHidden/>
    <w:unhideWhenUsed/>
    <w:rsid w:val="002A2C9C"/>
    <w:rPr>
      <w:vertAlign w:val="superscript"/>
    </w:rPr>
  </w:style>
  <w:style w:type="character" w:styleId="Rimandocommento">
    <w:name w:val="annotation reference"/>
    <w:basedOn w:val="Carpredefinitoparagrafo"/>
    <w:uiPriority w:val="99"/>
    <w:semiHidden/>
    <w:unhideWhenUsed/>
    <w:rsid w:val="006B5F5D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6B5F5D"/>
    <w:pPr>
      <w:spacing w:line="240" w:lineRule="auto"/>
    </w:pPr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6B5F5D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6B5F5D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6B5F5D"/>
    <w:rPr>
      <w:b/>
      <w:bCs/>
      <w:sz w:val="20"/>
      <w:szCs w:val="20"/>
    </w:rPr>
  </w:style>
  <w:style w:type="character" w:styleId="Enfasicorsivo">
    <w:name w:val="Emphasis"/>
    <w:basedOn w:val="Carpredefinitoparagrafo"/>
    <w:uiPriority w:val="20"/>
    <w:qFormat/>
    <w:rsid w:val="006B5F5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image" Target="media/image3.png"/><Relationship Id="rId18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microsoft.com/office/2018/08/relationships/commentsExtensible" Target="commentsExtensible.xml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10" Type="http://schemas.microsoft.com/office/2016/09/relationships/commentsIds" Target="commentsIds.xm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microsoft.com/office/2011/relationships/commentsExtended" Target="commentsExtended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29E536B-B5AF-B645-B092-72ED77C07F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1326</Words>
  <Characters>7563</Characters>
  <Application>Microsoft Office Word</Application>
  <DocSecurity>0</DocSecurity>
  <Lines>63</Lines>
  <Paragraphs>17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Fondazione CariParma</Company>
  <LinksUpToDate>false</LinksUpToDate>
  <CharactersWithSpaces>8872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Passera</dc:creator>
  <cp:keywords/>
  <dc:description/>
  <cp:lastModifiedBy>Luisa Mimmi</cp:lastModifiedBy>
  <cp:revision>2</cp:revision>
  <dcterms:created xsi:type="dcterms:W3CDTF">2026-02-20T12:58:00Z</dcterms:created>
  <dcterms:modified xsi:type="dcterms:W3CDTF">2026-02-20T12:58:00Z</dcterms:modified>
</cp:coreProperties>
</file>